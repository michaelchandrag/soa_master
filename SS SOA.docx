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59522" w14:textId="6DE2DFBD" w:rsidR="00F56A28" w:rsidRDefault="0099496C" w:rsidP="0099496C"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screenshot-screenshot yang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pengaksesan</w:t>
      </w:r>
      <w:proofErr w:type="spellEnd"/>
      <w:r>
        <w:t xml:space="preserve"> web service </w:t>
      </w:r>
      <w:proofErr w:type="spellStart"/>
      <w:r>
        <w:t>melalui</w:t>
      </w:r>
      <w:proofErr w:type="spellEnd"/>
      <w:r>
        <w:t xml:space="preserve"> client </w:t>
      </w:r>
      <w:proofErr w:type="spellStart"/>
      <w:r>
        <w:t>dan</w:t>
      </w:r>
      <w:proofErr w:type="spellEnd"/>
      <w:r>
        <w:t xml:space="preserve"> postman</w:t>
      </w:r>
      <w:ins w:id="0" w:author="LENOVO" w:date="2018-06-26T21:03:00Z">
        <w:r w:rsidR="00EE5F97">
          <w:t xml:space="preserve">, </w:t>
        </w:r>
        <w:proofErr w:type="spellStart"/>
        <w:r w:rsidR="00EE5F97">
          <w:t>terdapat</w:t>
        </w:r>
        <w:proofErr w:type="spellEnd"/>
        <w:r w:rsidR="00EE5F97">
          <w:t xml:space="preserve"> 7 </w:t>
        </w:r>
        <w:proofErr w:type="spellStart"/>
        <w:r w:rsidR="00EE5F97">
          <w:t>dari</w:t>
        </w:r>
        <w:proofErr w:type="spellEnd"/>
        <w:r w:rsidR="00EE5F97">
          <w:t xml:space="preserve"> 25 endpoint yang </w:t>
        </w:r>
        <w:proofErr w:type="spellStart"/>
        <w:r w:rsidR="00EE5F97">
          <w:t>akan</w:t>
        </w:r>
        <w:proofErr w:type="spellEnd"/>
        <w:r w:rsidR="00EE5F97">
          <w:t xml:space="preserve"> </w:t>
        </w:r>
        <w:proofErr w:type="spellStart"/>
        <w:r w:rsidR="00EE5F97">
          <w:t>di</w:t>
        </w:r>
      </w:ins>
      <w:ins w:id="1" w:author="LENOVO" w:date="2018-06-26T21:04:00Z">
        <w:r w:rsidR="00EE5F97">
          <w:t>tunjukkan</w:t>
        </w:r>
      </w:ins>
      <w:proofErr w:type="spellEnd"/>
      <w:r>
        <w:t>:</w:t>
      </w:r>
    </w:p>
    <w:p w14:paraId="46E392E0" w14:textId="4E047BB5" w:rsidR="0099496C" w:rsidRDefault="0099496C" w:rsidP="0099496C">
      <w:pPr>
        <w:pStyle w:val="ListParagraph"/>
        <w:numPr>
          <w:ilvl w:val="0"/>
          <w:numId w:val="2"/>
        </w:numPr>
      </w:pPr>
      <w:r>
        <w:t xml:space="preserve">Search </w:t>
      </w:r>
      <w:proofErr w:type="spellStart"/>
      <w:r>
        <w:t>provinsi</w:t>
      </w:r>
      <w:proofErr w:type="spellEnd"/>
      <w:r>
        <w:t>/</w:t>
      </w:r>
      <w:proofErr w:type="spellStart"/>
      <w:r>
        <w:t>kabupaten</w:t>
      </w:r>
      <w:proofErr w:type="spellEnd"/>
      <w:r>
        <w:t>/</w:t>
      </w:r>
      <w:proofErr w:type="spellStart"/>
      <w:r>
        <w:t>kecamatan</w:t>
      </w:r>
      <w:proofErr w:type="spellEnd"/>
      <w:r>
        <w:t>/</w:t>
      </w:r>
      <w:proofErr w:type="spellStart"/>
      <w:r>
        <w:t>kelurahan</w:t>
      </w:r>
      <w:proofErr w:type="spellEnd"/>
    </w:p>
    <w:p w14:paraId="16DB5515" w14:textId="054AE852" w:rsidR="0099496C" w:rsidRDefault="00A65E01" w:rsidP="0099496C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BF3D79" wp14:editId="5F82B8D6">
                <wp:simplePos x="0" y="0"/>
                <wp:positionH relativeFrom="column">
                  <wp:posOffset>341630</wp:posOffset>
                </wp:positionH>
                <wp:positionV relativeFrom="paragraph">
                  <wp:posOffset>4891405</wp:posOffset>
                </wp:positionV>
                <wp:extent cx="5939790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EE16D" w14:textId="1EDA9102" w:rsidR="00A65E01" w:rsidRPr="00C10E1B" w:rsidRDefault="00A65E01" w:rsidP="00A65E0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2. </w:t>
                            </w:r>
                            <w:proofErr w:type="spellStart"/>
                            <w:r>
                              <w:t>Pengaksesan</w:t>
                            </w:r>
                            <w:proofErr w:type="spellEnd"/>
                            <w:r>
                              <w:t xml:space="preserve"> web service </w:t>
                            </w:r>
                            <w:proofErr w:type="spellStart"/>
                            <w:r>
                              <w:t>melalui</w:t>
                            </w:r>
                            <w:proofErr w:type="spellEnd"/>
                            <w:r>
                              <w:t xml:space="preserve"> postman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BF3D7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6.9pt;margin-top:385.15pt;width:467.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" stroked="f">
                <v:textbox style="mso-fit-shape-to-text:t" inset="0,0,0,0">
                  <w:txbxContent>
                    <w:p w14:paraId="36EEE16D" w14:textId="1EDA9102" w:rsidR="00A65E01" w:rsidRPr="00C10E1B" w:rsidRDefault="00A65E01" w:rsidP="00A65E0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2. </w:t>
                      </w:r>
                      <w:proofErr w:type="spellStart"/>
                      <w:r>
                        <w:t>Pengaksesan</w:t>
                      </w:r>
                      <w:proofErr w:type="spellEnd"/>
                      <w:r>
                        <w:t xml:space="preserve"> web service </w:t>
                      </w:r>
                      <w:proofErr w:type="spellStart"/>
                      <w:r>
                        <w:t>melalui</w:t>
                      </w:r>
                      <w:proofErr w:type="spellEnd"/>
                      <w:r>
                        <w:t xml:space="preserve"> postman</w:t>
                      </w:r>
                    </w:p>
                  </w:txbxContent>
                </v:textbox>
              </v:shape>
            </w:pict>
          </mc:Fallback>
        </mc:AlternateContent>
      </w:r>
      <w:r w:rsidR="00553802">
        <w:rPr>
          <w:noProof/>
        </w:rPr>
        <w:drawing>
          <wp:anchor distT="0" distB="0" distL="114300" distR="114300" simplePos="0" relativeHeight="251661312" behindDoc="0" locked="0" layoutInCell="1" allowOverlap="1" wp14:anchorId="128E7EDE" wp14:editId="5E80A31D">
            <wp:simplePos x="0" y="0"/>
            <wp:positionH relativeFrom="column">
              <wp:posOffset>341740</wp:posOffset>
            </wp:positionH>
            <wp:positionV relativeFrom="paragraph">
              <wp:posOffset>3267765</wp:posOffset>
            </wp:positionV>
            <wp:extent cx="5939790" cy="1566545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FD7735" wp14:editId="376C1DAE">
                <wp:simplePos x="0" y="0"/>
                <wp:positionH relativeFrom="column">
                  <wp:posOffset>461010</wp:posOffset>
                </wp:positionH>
                <wp:positionV relativeFrom="paragraph">
                  <wp:posOffset>2911475</wp:posOffset>
                </wp:positionV>
                <wp:extent cx="5939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3565F" w14:textId="2032A07F" w:rsidR="00A65E01" w:rsidRPr="005B1807" w:rsidRDefault="00A65E01" w:rsidP="00A65E0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 \* ARABIC </w:instrText>
                            </w:r>
                            <w:r>
                              <w:fldChar w:fldCharType="separate"/>
                            </w:r>
                            <w:r w:rsidR="00EE5F97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Home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melakukan</w:t>
                            </w:r>
                            <w:proofErr w:type="spellEnd"/>
                            <w:r>
                              <w:t xml:space="preserve"> search kata “</w:t>
                            </w:r>
                            <w:proofErr w:type="spellStart"/>
                            <w:r>
                              <w:t>ngagel</w:t>
                            </w:r>
                            <w:proofErr w:type="spellEnd"/>
                            <w: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D7735" id="Text Box 1" o:spid="_x0000_s1027" type="#_x0000_t202" style="position:absolute;left:0;text-align:left;margin-left:36.3pt;margin-top:229.25pt;width:467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" stroked="f">
                <v:textbox style="mso-fit-shape-to-text:t" inset="0,0,0,0">
                  <w:txbxContent>
                    <w:p w14:paraId="66D3565F" w14:textId="2032A07F" w:rsidR="00A65E01" w:rsidRPr="005B1807" w:rsidRDefault="00A65E01" w:rsidP="00A65E0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Gambar \* ARABIC </w:instrText>
                      </w:r>
                      <w:r>
                        <w:fldChar w:fldCharType="separate"/>
                      </w:r>
                      <w:r w:rsidR="00EE5F9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Home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melakukan</w:t>
                      </w:r>
                      <w:proofErr w:type="spellEnd"/>
                      <w:r>
                        <w:t xml:space="preserve"> search kata “</w:t>
                      </w:r>
                      <w:proofErr w:type="spellStart"/>
                      <w:r>
                        <w:t>ngagel</w:t>
                      </w:r>
                      <w:proofErr w:type="spellEnd"/>
                      <w:r>
                        <w:t>”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53802">
        <w:rPr>
          <w:noProof/>
        </w:rPr>
        <w:drawing>
          <wp:anchor distT="0" distB="0" distL="114300" distR="114300" simplePos="0" relativeHeight="251658240" behindDoc="0" locked="0" layoutInCell="1" allowOverlap="1" wp14:anchorId="1223E589" wp14:editId="0FDF46D2">
            <wp:simplePos x="0" y="0"/>
            <wp:positionH relativeFrom="column">
              <wp:posOffset>461176</wp:posOffset>
            </wp:positionH>
            <wp:positionV relativeFrom="paragraph">
              <wp:posOffset>359</wp:posOffset>
            </wp:positionV>
            <wp:extent cx="5939790" cy="2854325"/>
            <wp:effectExtent l="0" t="0" r="3810" b="3175"/>
            <wp:wrapThrough wrapText="bothSides">
              <wp:wrapPolygon edited="0">
                <wp:start x="0" y="0"/>
                <wp:lineTo x="0" y="21480"/>
                <wp:lineTo x="21545" y="21480"/>
                <wp:lineTo x="2154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39197" w14:textId="12DC8C91" w:rsidR="00553802" w:rsidRDefault="00553802" w:rsidP="00553802">
      <w:pPr>
        <w:pStyle w:val="ListParagraph"/>
      </w:pPr>
    </w:p>
    <w:p w14:paraId="7CBC2AF6" w14:textId="6B8CAC09" w:rsidR="00553802" w:rsidRDefault="00553802" w:rsidP="00553802">
      <w:pPr>
        <w:pStyle w:val="ListParagraph"/>
      </w:pPr>
    </w:p>
    <w:p w14:paraId="13B03715" w14:textId="4B96A60A" w:rsidR="00553802" w:rsidRDefault="00553802" w:rsidP="00553802">
      <w:pPr>
        <w:pStyle w:val="ListParagraph"/>
      </w:pPr>
    </w:p>
    <w:p w14:paraId="78D3C1CD" w14:textId="7B934785" w:rsidR="00553802" w:rsidRDefault="00553802" w:rsidP="00553802">
      <w:pPr>
        <w:pStyle w:val="ListParagraph"/>
      </w:pPr>
    </w:p>
    <w:p w14:paraId="28F00CD8" w14:textId="187F6509" w:rsidR="00553802" w:rsidRDefault="00553802" w:rsidP="00553802">
      <w:pPr>
        <w:pStyle w:val="ListParagraph"/>
      </w:pPr>
    </w:p>
    <w:p w14:paraId="7422E4F2" w14:textId="6C3B42E6" w:rsidR="00553802" w:rsidRDefault="00553802" w:rsidP="00553802">
      <w:pPr>
        <w:pStyle w:val="ListParagraph"/>
      </w:pPr>
    </w:p>
    <w:p w14:paraId="59B3E979" w14:textId="5BC72B35" w:rsidR="00553802" w:rsidRDefault="00A65E0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D17017" wp14:editId="2769EC97">
                <wp:simplePos x="0" y="0"/>
                <wp:positionH relativeFrom="column">
                  <wp:posOffset>1666875</wp:posOffset>
                </wp:positionH>
                <wp:positionV relativeFrom="paragraph">
                  <wp:posOffset>2799715</wp:posOffset>
                </wp:positionV>
                <wp:extent cx="308610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E0F2CA" w14:textId="4CC2BBF9" w:rsidR="00A65E01" w:rsidRPr="008A4692" w:rsidRDefault="00A65E01" w:rsidP="00A65E0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3. </w:t>
                            </w:r>
                            <w:proofErr w:type="spellStart"/>
                            <w:r>
                              <w:t>Hasil</w:t>
                            </w:r>
                            <w:proofErr w:type="spellEnd"/>
                            <w:r>
                              <w:t xml:space="preserve"> </w:t>
                            </w:r>
                            <w:del w:id="2" w:author="LENOVO" w:date="2018-06-26T20:46:00Z">
                              <w:r w:rsidDel="00030DC3">
                                <w:delText xml:space="preserve">pengembalian </w:delText>
                              </w:r>
                            </w:del>
                            <w:proofErr w:type="spellStart"/>
                            <w:ins w:id="3" w:author="LENOVO" w:date="2018-06-26T20:46:00Z">
                              <w:r w:rsidR="00030DC3">
                                <w:t>kembalian</w:t>
                              </w:r>
                              <w:proofErr w:type="spellEnd"/>
                              <w:r w:rsidR="00030DC3">
                                <w:t xml:space="preserve"> </w:t>
                              </w:r>
                            </w:ins>
                            <w:proofErr w:type="spellStart"/>
                            <w:r>
                              <w:t>dari</w:t>
                            </w:r>
                            <w:proofErr w:type="spellEnd"/>
                            <w:r>
                              <w:t xml:space="preserve"> web service yang </w:t>
                            </w:r>
                            <w:proofErr w:type="spellStart"/>
                            <w:r>
                              <w:t>diakses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D17017" id="Text Box 13" o:spid="_x0000_s1028" type="#_x0000_t202" style="position:absolute;margin-left:131.25pt;margin-top:220.45pt;width:243pt;height:.0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" stroked="f">
                <v:textbox style="mso-fit-shape-to-text:t" inset="0,0,0,0">
                  <w:txbxContent>
                    <w:p w14:paraId="53E0F2CA" w14:textId="4CC2BBF9" w:rsidR="00A65E01" w:rsidRPr="008A4692" w:rsidRDefault="00A65E01" w:rsidP="00A65E0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3. </w:t>
                      </w:r>
                      <w:proofErr w:type="spellStart"/>
                      <w:r>
                        <w:t>Hasil</w:t>
                      </w:r>
                      <w:proofErr w:type="spellEnd"/>
                      <w:r>
                        <w:t xml:space="preserve"> </w:t>
                      </w:r>
                      <w:del w:id="4" w:author="LENOVO" w:date="2018-06-26T20:46:00Z">
                        <w:r w:rsidDel="00030DC3">
                          <w:delText xml:space="preserve">pengembalian </w:delText>
                        </w:r>
                      </w:del>
                      <w:proofErr w:type="spellStart"/>
                      <w:ins w:id="5" w:author="LENOVO" w:date="2018-06-26T20:46:00Z">
                        <w:r w:rsidR="00030DC3">
                          <w:t>kembalian</w:t>
                        </w:r>
                        <w:proofErr w:type="spellEnd"/>
                        <w:r w:rsidR="00030DC3">
                          <w:t xml:space="preserve"> </w:t>
                        </w:r>
                      </w:ins>
                      <w:proofErr w:type="spellStart"/>
                      <w:r>
                        <w:t>dari</w:t>
                      </w:r>
                      <w:proofErr w:type="spellEnd"/>
                      <w:r>
                        <w:t xml:space="preserve"> web service yang </w:t>
                      </w:r>
                      <w:proofErr w:type="spellStart"/>
                      <w:r>
                        <w:t>diakses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82AA124" wp14:editId="301C310E">
            <wp:simplePos x="0" y="0"/>
            <wp:positionH relativeFrom="column">
              <wp:posOffset>2085975</wp:posOffset>
            </wp:positionH>
            <wp:positionV relativeFrom="paragraph">
              <wp:posOffset>561340</wp:posOffset>
            </wp:positionV>
            <wp:extent cx="2028825" cy="2162732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16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802">
        <w:br w:type="page"/>
      </w:r>
    </w:p>
    <w:p w14:paraId="10E9B2CD" w14:textId="796CD66E" w:rsidR="0099496C" w:rsidRDefault="0099496C" w:rsidP="0099496C">
      <w:pPr>
        <w:pStyle w:val="ListParagraph"/>
        <w:numPr>
          <w:ilvl w:val="0"/>
          <w:numId w:val="2"/>
        </w:numPr>
      </w:pPr>
      <w:r>
        <w:lastRenderedPageBreak/>
        <w:t>Register</w:t>
      </w:r>
    </w:p>
    <w:p w14:paraId="70A4C957" w14:textId="304D238A" w:rsidR="00A65E01" w:rsidRDefault="00A65E0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59348F" wp14:editId="25D7B670">
                <wp:simplePos x="0" y="0"/>
                <wp:positionH relativeFrom="column">
                  <wp:posOffset>-372745</wp:posOffset>
                </wp:positionH>
                <wp:positionV relativeFrom="paragraph">
                  <wp:posOffset>7048500</wp:posOffset>
                </wp:positionV>
                <wp:extent cx="6689090" cy="6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9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0C5BD" w14:textId="723ACA44" w:rsidR="00A65E01" w:rsidRPr="00BC63C7" w:rsidRDefault="00A65E01" w:rsidP="00A65E0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5. </w:t>
                            </w:r>
                            <w:proofErr w:type="spellStart"/>
                            <w:r>
                              <w:t>Pengaksesan</w:t>
                            </w:r>
                            <w:proofErr w:type="spellEnd"/>
                            <w:r>
                              <w:t xml:space="preserve"> web service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register user,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mengembalikan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apikey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r>
                              <w:t>tidak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perlu</w:t>
                            </w:r>
                            <w:proofErr w:type="spellEnd"/>
                            <w:r>
                              <w:t xml:space="preserve"> header)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9348F" id="Text Box 17" o:spid="_x0000_s1029" type="#_x0000_t202" style="position:absolute;margin-left:-29.35pt;margin-top:555pt;width:526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" stroked="f">
                <v:textbox style="mso-fit-shape-to-text:t" inset="0,0,0,0">
                  <w:txbxContent>
                    <w:p w14:paraId="6760C5BD" w14:textId="723ACA44" w:rsidR="00A65E01" w:rsidRPr="00BC63C7" w:rsidRDefault="00A65E01" w:rsidP="00A65E0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5. </w:t>
                      </w:r>
                      <w:proofErr w:type="spellStart"/>
                      <w:r>
                        <w:t>Pengaksesan</w:t>
                      </w:r>
                      <w:proofErr w:type="spellEnd"/>
                      <w:r>
                        <w:t xml:space="preserve"> web service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register user,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mengembalikan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apikey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r>
                        <w:t>tidak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perlu</w:t>
                      </w:r>
                      <w:proofErr w:type="spellEnd"/>
                      <w:r>
                        <w:t xml:space="preserve"> header)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51284CD" wp14:editId="2678FB5A">
            <wp:simplePos x="0" y="0"/>
            <wp:positionH relativeFrom="margin">
              <wp:align>center</wp:align>
            </wp:positionH>
            <wp:positionV relativeFrom="paragraph">
              <wp:posOffset>4095750</wp:posOffset>
            </wp:positionV>
            <wp:extent cx="6689373" cy="2895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373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17BAD6" wp14:editId="24EAB4EF">
                <wp:simplePos x="0" y="0"/>
                <wp:positionH relativeFrom="column">
                  <wp:posOffset>676275</wp:posOffset>
                </wp:positionH>
                <wp:positionV relativeFrom="paragraph">
                  <wp:posOffset>3419475</wp:posOffset>
                </wp:positionV>
                <wp:extent cx="4758055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8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4B5BB5" w14:textId="3A7909ED" w:rsidR="00A65E01" w:rsidRPr="00FE4277" w:rsidRDefault="00A65E01" w:rsidP="00A65E0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4.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7BAD6" id="Text Box 15" o:spid="_x0000_s1030" type="#_x0000_t202" style="position:absolute;margin-left:53.25pt;margin-top:269.25pt;width:374.6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" stroked="f">
                <v:textbox style="mso-fit-shape-to-text:t" inset="0,0,0,0">
                  <w:txbxContent>
                    <w:p w14:paraId="034B5BB5" w14:textId="3A7909ED" w:rsidR="00A65E01" w:rsidRPr="00FE4277" w:rsidRDefault="00A65E01" w:rsidP="00A65E0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4.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register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D30C443" wp14:editId="4DBC460E">
            <wp:simplePos x="0" y="0"/>
            <wp:positionH relativeFrom="column">
              <wp:posOffset>676275</wp:posOffset>
            </wp:positionH>
            <wp:positionV relativeFrom="paragraph">
              <wp:posOffset>9525</wp:posOffset>
            </wp:positionV>
            <wp:extent cx="4758074" cy="3352800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74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7C21EC9" w14:textId="68B342FB" w:rsidR="00A65E01" w:rsidRDefault="00A65E01" w:rsidP="00A65E01"/>
    <w:p w14:paraId="1C5A1301" w14:textId="77777777" w:rsidR="00A65E01" w:rsidRDefault="00A65E01" w:rsidP="00A65E01"/>
    <w:p w14:paraId="779AB1F4" w14:textId="02E660BB" w:rsidR="0099496C" w:rsidRDefault="0099496C" w:rsidP="0099496C">
      <w:pPr>
        <w:pStyle w:val="ListParagraph"/>
        <w:numPr>
          <w:ilvl w:val="0"/>
          <w:numId w:val="2"/>
        </w:numPr>
      </w:pPr>
      <w:r>
        <w:t>Login</w:t>
      </w:r>
    </w:p>
    <w:p w14:paraId="7EFC8E57" w14:textId="63E4DE67" w:rsidR="00A65E01" w:rsidRDefault="00030DC3" w:rsidP="00030DC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C693E7" wp14:editId="475B4B1B">
                <wp:simplePos x="0" y="0"/>
                <wp:positionH relativeFrom="column">
                  <wp:posOffset>-390525</wp:posOffset>
                </wp:positionH>
                <wp:positionV relativeFrom="paragraph">
                  <wp:posOffset>7020560</wp:posOffset>
                </wp:positionV>
                <wp:extent cx="6861810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1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1BDB14" w14:textId="04387B6B" w:rsidR="00030DC3" w:rsidRPr="00C50791" w:rsidRDefault="00030DC3" w:rsidP="00030DC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7. </w:t>
                            </w:r>
                            <w:proofErr w:type="spellStart"/>
                            <w:r>
                              <w:t>Pengaksesan</w:t>
                            </w:r>
                            <w:proofErr w:type="spellEnd"/>
                            <w:r>
                              <w:t xml:space="preserve"> web service </w:t>
                            </w:r>
                            <w:proofErr w:type="spellStart"/>
                            <w:r>
                              <w:t>dan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nilai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kembaliannya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93E7" id="Text Box 21" o:spid="_x0000_s1031" type="#_x0000_t202" style="position:absolute;margin-left:-30.75pt;margin-top:552.8pt;width:540.3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" stroked="f">
                <v:textbox style="mso-fit-shape-to-text:t" inset="0,0,0,0">
                  <w:txbxContent>
                    <w:p w14:paraId="111BDB14" w14:textId="04387B6B" w:rsidR="00030DC3" w:rsidRPr="00C50791" w:rsidRDefault="00030DC3" w:rsidP="00030DC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7. </w:t>
                      </w:r>
                      <w:proofErr w:type="spellStart"/>
                      <w:r>
                        <w:t>Pengaksesan</w:t>
                      </w:r>
                      <w:proofErr w:type="spellEnd"/>
                      <w:r>
                        <w:t xml:space="preserve"> web service </w:t>
                      </w:r>
                      <w:proofErr w:type="spellStart"/>
                      <w:r>
                        <w:t>dan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nilai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kembaliannya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95B737D" wp14:editId="43542854">
            <wp:simplePos x="0" y="0"/>
            <wp:positionH relativeFrom="margin">
              <wp:posOffset>-390525</wp:posOffset>
            </wp:positionH>
            <wp:positionV relativeFrom="paragraph">
              <wp:posOffset>3372485</wp:posOffset>
            </wp:positionV>
            <wp:extent cx="6862412" cy="359092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12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E0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19F9A1" wp14:editId="43ADE962">
                <wp:simplePos x="0" y="0"/>
                <wp:positionH relativeFrom="column">
                  <wp:posOffset>538480</wp:posOffset>
                </wp:positionH>
                <wp:positionV relativeFrom="paragraph">
                  <wp:posOffset>2945130</wp:posOffset>
                </wp:positionV>
                <wp:extent cx="4867275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2EAC6" w14:textId="03A29D2E" w:rsidR="00A65E01" w:rsidRPr="00E14D78" w:rsidRDefault="00A65E01" w:rsidP="00A65E0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6.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halaman</w:t>
                            </w:r>
                            <w:proofErr w:type="spellEnd"/>
                            <w:r>
                              <w:t xml:space="preserve">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9F9A1" id="Text Box 19" o:spid="_x0000_s1032" type="#_x0000_t202" style="position:absolute;margin-left:42.4pt;margin-top:231.9pt;width:383.2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" stroked="f">
                <v:textbox style="mso-fit-shape-to-text:t" inset="0,0,0,0">
                  <w:txbxContent>
                    <w:p w14:paraId="7232EAC6" w14:textId="03A29D2E" w:rsidR="00A65E01" w:rsidRPr="00E14D78" w:rsidRDefault="00A65E01" w:rsidP="00A65E0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6.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halaman</w:t>
                      </w:r>
                      <w:proofErr w:type="spellEnd"/>
                      <w:r>
                        <w:t xml:space="preserve"> login</w:t>
                      </w:r>
                    </w:p>
                  </w:txbxContent>
                </v:textbox>
              </v:shape>
            </w:pict>
          </mc:Fallback>
        </mc:AlternateContent>
      </w:r>
      <w:r w:rsidR="00A65E01">
        <w:rPr>
          <w:noProof/>
        </w:rPr>
        <w:drawing>
          <wp:anchor distT="0" distB="0" distL="114300" distR="114300" simplePos="0" relativeHeight="251677696" behindDoc="0" locked="0" layoutInCell="1" allowOverlap="1" wp14:anchorId="5C2BFB0F" wp14:editId="12DBB3E6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867275" cy="287824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7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E01">
        <w:br w:type="page"/>
      </w:r>
    </w:p>
    <w:p w14:paraId="2E0ED8EA" w14:textId="69DAF3B4" w:rsidR="0099496C" w:rsidRDefault="0099496C" w:rsidP="0099496C">
      <w:pPr>
        <w:pStyle w:val="ListParagraph"/>
        <w:numPr>
          <w:ilvl w:val="0"/>
          <w:numId w:val="2"/>
        </w:numPr>
      </w:pPr>
      <w:r>
        <w:lastRenderedPageBreak/>
        <w:t xml:space="preserve">Insert </w:t>
      </w:r>
      <w:proofErr w:type="spellStart"/>
      <w:r>
        <w:t>Provinsi</w:t>
      </w:r>
      <w:proofErr w:type="spellEnd"/>
      <w:r w:rsidR="00030DC3">
        <w:t xml:space="preserve">, </w:t>
      </w:r>
      <w:proofErr w:type="spellStart"/>
      <w:r w:rsidR="00030DC3">
        <w:t>dapat</w:t>
      </w:r>
      <w:proofErr w:type="spellEnd"/>
      <w:r w:rsidR="00030DC3">
        <w:t xml:space="preserve"> </w:t>
      </w:r>
      <w:proofErr w:type="spellStart"/>
      <w:r w:rsidR="00030DC3">
        <w:t>dilakukan</w:t>
      </w:r>
      <w:proofErr w:type="spellEnd"/>
      <w:r w:rsidR="00030DC3">
        <w:t xml:space="preserve"> </w:t>
      </w:r>
      <w:proofErr w:type="spellStart"/>
      <w:r w:rsidR="00030DC3">
        <w:t>melalui</w:t>
      </w:r>
      <w:proofErr w:type="spellEnd"/>
      <w:r w:rsidR="00030DC3">
        <w:t xml:space="preserve"> website</w:t>
      </w:r>
      <w:ins w:id="6" w:author="LENOVO" w:date="2018-06-26T21:04:00Z">
        <w:r w:rsidR="00EE5F97">
          <w:t xml:space="preserve"> </w:t>
        </w:r>
        <w:proofErr w:type="spellStart"/>
        <w:r w:rsidR="00EE5F97">
          <w:t>dan</w:t>
        </w:r>
        <w:proofErr w:type="spellEnd"/>
        <w:r w:rsidR="00EE5F97">
          <w:t xml:space="preserve"> postman</w:t>
        </w:r>
      </w:ins>
      <w:r w:rsidR="00030DC3">
        <w:t xml:space="preserve">. Web service </w:t>
      </w:r>
      <w:proofErr w:type="spellStart"/>
      <w:r w:rsidR="00030DC3">
        <w:t>akan</w:t>
      </w:r>
      <w:proofErr w:type="spellEnd"/>
      <w:r w:rsidR="00030DC3">
        <w:t xml:space="preserve"> </w:t>
      </w:r>
      <w:proofErr w:type="spellStart"/>
      <w:r w:rsidR="00030DC3">
        <w:t>diakses</w:t>
      </w:r>
      <w:proofErr w:type="spellEnd"/>
      <w:r w:rsidR="00030DC3">
        <w:t xml:space="preserve"> </w:t>
      </w:r>
      <w:proofErr w:type="spellStart"/>
      <w:r w:rsidR="00030DC3">
        <w:t>dengan</w:t>
      </w:r>
      <w:proofErr w:type="spellEnd"/>
      <w:r w:rsidR="00030DC3">
        <w:t xml:space="preserve"> </w:t>
      </w:r>
      <w:proofErr w:type="spellStart"/>
      <w:r w:rsidR="00030DC3">
        <w:t>fitur</w:t>
      </w:r>
      <w:proofErr w:type="spellEnd"/>
      <w:r w:rsidR="00030DC3">
        <w:t xml:space="preserve"> </w:t>
      </w:r>
      <w:proofErr w:type="spellStart"/>
      <w:r w:rsidR="00030DC3">
        <w:t>php</w:t>
      </w:r>
      <w:proofErr w:type="spellEnd"/>
      <w:r w:rsidR="00030DC3">
        <w:t xml:space="preserve"> curl.</w:t>
      </w:r>
    </w:p>
    <w:p w14:paraId="00100D37" w14:textId="7A0A1B0A" w:rsidR="00030DC3" w:rsidRDefault="00030DC3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BC4637" wp14:editId="378E86DE">
                <wp:simplePos x="0" y="0"/>
                <wp:positionH relativeFrom="column">
                  <wp:posOffset>57150</wp:posOffset>
                </wp:positionH>
                <wp:positionV relativeFrom="paragraph">
                  <wp:posOffset>5972175</wp:posOffset>
                </wp:positionV>
                <wp:extent cx="5934075" cy="63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BF0CD" w14:textId="0C654DFB" w:rsidR="00030DC3" w:rsidRPr="00CF718E" w:rsidRDefault="00030DC3" w:rsidP="00030DC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  <w:pPrChange w:id="7" w:author="LENOVO" w:date="2018-06-26T20:46:00Z">
                                <w:pPr>
                                  <w:pStyle w:val="Caption"/>
                                </w:pPr>
                              </w:pPrChange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10. </w:t>
                            </w:r>
                            <w:proofErr w:type="spellStart"/>
                            <w:r>
                              <w:t>Pengaksesan</w:t>
                            </w:r>
                            <w:proofErr w:type="spellEnd"/>
                            <w:r>
                              <w:t xml:space="preserve"> web service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insert </w:t>
                            </w:r>
                            <w:proofErr w:type="spellStart"/>
                            <w:r>
                              <w:t>provinsi</w:t>
                            </w:r>
                            <w:proofErr w:type="spellEnd"/>
                            <w:r>
                              <w:t xml:space="preserve"> (body)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C4637" id="Text Box 29" o:spid="_x0000_s1033" type="#_x0000_t202" style="position:absolute;margin-left:4.5pt;margin-top:470.25pt;width:467.2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" stroked="f">
                <v:textbox style="mso-fit-shape-to-text:t" inset="0,0,0,0">
                  <w:txbxContent>
                    <w:p w14:paraId="294BF0CD" w14:textId="0C654DFB" w:rsidR="00030DC3" w:rsidRPr="00CF718E" w:rsidRDefault="00030DC3" w:rsidP="00030DC3">
                      <w:pPr>
                        <w:pStyle w:val="Caption"/>
                        <w:jc w:val="center"/>
                        <w:rPr>
                          <w:noProof/>
                        </w:rPr>
                        <w:pPrChange w:id="8" w:author="LENOVO" w:date="2018-06-26T20:46:00Z">
                          <w:pPr>
                            <w:pStyle w:val="Caption"/>
                          </w:pPr>
                        </w:pPrChange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10. </w:t>
                      </w:r>
                      <w:proofErr w:type="spellStart"/>
                      <w:r>
                        <w:t>Pengaksesan</w:t>
                      </w:r>
                      <w:proofErr w:type="spellEnd"/>
                      <w:r>
                        <w:t xml:space="preserve"> web service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insert </w:t>
                      </w:r>
                      <w:proofErr w:type="spellStart"/>
                      <w:r>
                        <w:t>provinsi</w:t>
                      </w:r>
                      <w:proofErr w:type="spellEnd"/>
                      <w:r>
                        <w:t xml:space="preserve"> (body)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39BF084" wp14:editId="044DFA88">
            <wp:simplePos x="0" y="0"/>
            <wp:positionH relativeFrom="column">
              <wp:posOffset>57150</wp:posOffset>
            </wp:positionH>
            <wp:positionV relativeFrom="paragraph">
              <wp:posOffset>4257675</wp:posOffset>
            </wp:positionV>
            <wp:extent cx="5934075" cy="1657350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E7DD77" wp14:editId="6B2D7B78">
                <wp:simplePos x="0" y="0"/>
                <wp:positionH relativeFrom="column">
                  <wp:posOffset>0</wp:posOffset>
                </wp:positionH>
                <wp:positionV relativeFrom="paragraph">
                  <wp:posOffset>3810000</wp:posOffset>
                </wp:positionV>
                <wp:extent cx="5934075" cy="63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56BDF1" w14:textId="251B7FF9" w:rsidR="00030DC3" w:rsidRPr="00913268" w:rsidRDefault="00030DC3" w:rsidP="00030DC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9. </w:t>
                            </w:r>
                            <w:proofErr w:type="spellStart"/>
                            <w:r>
                              <w:t>Pengaksesan</w:t>
                            </w:r>
                            <w:proofErr w:type="spellEnd"/>
                            <w:r>
                              <w:t xml:space="preserve"> web service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insert </w:t>
                            </w:r>
                            <w:proofErr w:type="spellStart"/>
                            <w:r>
                              <w:t>provinsi</w:t>
                            </w:r>
                            <w:proofErr w:type="spellEnd"/>
                            <w:r>
                              <w:t xml:space="preserve"> (</w:t>
                            </w:r>
                            <w:proofErr w:type="spellStart"/>
                            <w:proofErr w:type="gramStart"/>
                            <w:r>
                              <w:t>url,header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dan</w:t>
                            </w:r>
                            <w:proofErr w:type="spellEnd"/>
                            <w:r>
                              <w:t xml:space="preserve"> </w:t>
                            </w:r>
                            <w:del w:id="9" w:author="LENOVO" w:date="2018-06-26T20:58:00Z">
                              <w:r w:rsidDel="00EE5F97">
                                <w:delText>kembalian</w:delText>
                              </w:r>
                            </w:del>
                            <w:ins w:id="10" w:author="LENOVO" w:date="2018-06-26T20:58:00Z">
                              <w:r w:rsidR="00EE5F97">
                                <w:t>response</w:t>
                              </w:r>
                            </w:ins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7DD77" id="Text Box 27" o:spid="_x0000_s1034" type="#_x0000_t202" style="position:absolute;margin-left:0;margin-top:300pt;width:467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" stroked="f">
                <v:textbox style="mso-fit-shape-to-text:t" inset="0,0,0,0">
                  <w:txbxContent>
                    <w:p w14:paraId="0C56BDF1" w14:textId="251B7FF9" w:rsidR="00030DC3" w:rsidRPr="00913268" w:rsidRDefault="00030DC3" w:rsidP="00030DC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9. </w:t>
                      </w:r>
                      <w:proofErr w:type="spellStart"/>
                      <w:r>
                        <w:t>Pengaksesan</w:t>
                      </w:r>
                      <w:proofErr w:type="spellEnd"/>
                      <w:r>
                        <w:t xml:space="preserve"> web service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insert </w:t>
                      </w:r>
                      <w:proofErr w:type="spellStart"/>
                      <w:r>
                        <w:t>provinsi</w:t>
                      </w:r>
                      <w:proofErr w:type="spellEnd"/>
                      <w:r>
                        <w:t xml:space="preserve"> (</w:t>
                      </w:r>
                      <w:proofErr w:type="spellStart"/>
                      <w:proofErr w:type="gramStart"/>
                      <w:r>
                        <w:t>url,header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dan</w:t>
                      </w:r>
                      <w:proofErr w:type="spellEnd"/>
                      <w:r>
                        <w:t xml:space="preserve"> </w:t>
                      </w:r>
                      <w:del w:id="11" w:author="LENOVO" w:date="2018-06-26T20:58:00Z">
                        <w:r w:rsidDel="00EE5F97">
                          <w:delText>kembalian</w:delText>
                        </w:r>
                      </w:del>
                      <w:ins w:id="12" w:author="LENOVO" w:date="2018-06-26T20:58:00Z">
                        <w:r w:rsidR="00EE5F97">
                          <w:t>response</w:t>
                        </w:r>
                      </w:ins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0A1437B" wp14:editId="3DCFD30E">
            <wp:simplePos x="0" y="0"/>
            <wp:positionH relativeFrom="margin">
              <wp:align>right</wp:align>
            </wp:positionH>
            <wp:positionV relativeFrom="paragraph">
              <wp:posOffset>1638300</wp:posOffset>
            </wp:positionV>
            <wp:extent cx="5934075" cy="2114550"/>
            <wp:effectExtent l="0" t="0" r="952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09D220" wp14:editId="29D5E5E7">
                <wp:simplePos x="0" y="0"/>
                <wp:positionH relativeFrom="column">
                  <wp:posOffset>0</wp:posOffset>
                </wp:positionH>
                <wp:positionV relativeFrom="paragraph">
                  <wp:posOffset>1085850</wp:posOffset>
                </wp:positionV>
                <wp:extent cx="5934075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053FFD" w14:textId="58A35EDB" w:rsidR="00030DC3" w:rsidRPr="00FC5A36" w:rsidRDefault="00030DC3" w:rsidP="00030DC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Gambar</w:t>
                            </w:r>
                            <w:proofErr w:type="spellEnd"/>
                            <w:r>
                              <w:t xml:space="preserve"> 8. </w:t>
                            </w:r>
                            <w:proofErr w:type="spellStart"/>
                            <w:r>
                              <w:t>Tampilan</w:t>
                            </w:r>
                            <w:proofErr w:type="spellEnd"/>
                            <w:r>
                              <w:t xml:space="preserve"> Insert </w:t>
                            </w:r>
                            <w:proofErr w:type="spellStart"/>
                            <w:r>
                              <w:t>Provinsi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9D220" id="Text Box 25" o:spid="_x0000_s1035" type="#_x0000_t202" style="position:absolute;margin-left:0;margin-top:85.5pt;width:467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" stroked="f">
                <v:textbox style="mso-fit-shape-to-text:t" inset="0,0,0,0">
                  <w:txbxContent>
                    <w:p w14:paraId="05053FFD" w14:textId="58A35EDB" w:rsidR="00030DC3" w:rsidRPr="00FC5A36" w:rsidRDefault="00030DC3" w:rsidP="00030DC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proofErr w:type="spellStart"/>
                      <w:r>
                        <w:t>Gambar</w:t>
                      </w:r>
                      <w:proofErr w:type="spellEnd"/>
                      <w:r>
                        <w:t xml:space="preserve"> 8. </w:t>
                      </w:r>
                      <w:proofErr w:type="spellStart"/>
                      <w:r>
                        <w:t>Tampilan</w:t>
                      </w:r>
                      <w:proofErr w:type="spellEnd"/>
                      <w:r>
                        <w:t xml:space="preserve"> Insert </w:t>
                      </w:r>
                      <w:proofErr w:type="spellStart"/>
                      <w:r>
                        <w:t>Provinsi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4A1D2CDD" wp14:editId="4AC86046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5934075" cy="885825"/>
            <wp:effectExtent l="0" t="0" r="9525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D190516" w14:textId="6DECE8DF" w:rsidR="00030DC3" w:rsidRDefault="00030DC3" w:rsidP="00030DC3">
      <w:pPr>
        <w:pStyle w:val="ListParagraph"/>
      </w:pPr>
    </w:p>
    <w:p w14:paraId="74EF7953" w14:textId="47DA12B7" w:rsidR="0099496C" w:rsidRDefault="0099496C" w:rsidP="0099496C">
      <w:pPr>
        <w:pStyle w:val="ListParagraph"/>
        <w:numPr>
          <w:ilvl w:val="0"/>
          <w:numId w:val="2"/>
        </w:numPr>
        <w:rPr>
          <w:ins w:id="13" w:author="LENOVO" w:date="2018-06-26T20:47:00Z"/>
        </w:rPr>
      </w:pPr>
      <w:r>
        <w:t xml:space="preserve">Update </w:t>
      </w:r>
      <w:proofErr w:type="spellStart"/>
      <w:r>
        <w:t>Provinsi</w:t>
      </w:r>
      <w:proofErr w:type="spellEnd"/>
    </w:p>
    <w:p w14:paraId="5EFC8A13" w14:textId="0E9A029D" w:rsidR="00F01AC6" w:rsidRDefault="00EE5F97">
      <w:pPr>
        <w:rPr>
          <w:ins w:id="14" w:author="LENOVO" w:date="2018-06-26T20:47:00Z"/>
        </w:rPr>
      </w:pPr>
      <w:ins w:id="15" w:author="LENOVO" w:date="2018-06-26T21:0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0224" behindDoc="0" locked="0" layoutInCell="1" allowOverlap="1" wp14:anchorId="7C9829F2" wp14:editId="37483F38">
                  <wp:simplePos x="0" y="0"/>
                  <wp:positionH relativeFrom="margin">
                    <wp:align>left</wp:align>
                  </wp:positionH>
                  <wp:positionV relativeFrom="paragraph">
                    <wp:posOffset>4190796</wp:posOffset>
                  </wp:positionV>
                  <wp:extent cx="5934710" cy="635"/>
                  <wp:effectExtent l="0" t="0" r="8890" b="0"/>
                  <wp:wrapNone/>
                  <wp:docPr id="35" name="Text Box 3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93471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4864B7" w14:textId="3E7A5714" w:rsidR="00EE5F97" w:rsidRPr="002B6642" w:rsidRDefault="00EE5F97" w:rsidP="00EE5F97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  <w:pPrChange w:id="16" w:author="LENOVO" w:date="2018-06-26T21:01:00Z">
                                  <w:pPr/>
                                </w:pPrChange>
                              </w:pPr>
                              <w:proofErr w:type="spellStart"/>
                              <w:ins w:id="17" w:author="LENOVO" w:date="2018-06-26T21:00:00Z">
                                <w:r>
                                  <w:t>Gambar</w:t>
                                </w:r>
                                <w:proofErr w:type="spellEnd"/>
                                <w:r>
                                  <w:t xml:space="preserve"> 12. </w:t>
                                </w:r>
                                <w:proofErr w:type="spellStart"/>
                                <w:r>
                                  <w:t>Pengaksesa</w:t>
                                </w:r>
                                <w:bookmarkStart w:id="18" w:name="_GoBack"/>
                                <w:bookmarkEnd w:id="18"/>
                                <w:r>
                                  <w:t>n</w:t>
                                </w:r>
                                <w:proofErr w:type="spellEnd"/>
                                <w:r>
                                  <w:t xml:space="preserve"> web service </w:t>
                                </w:r>
                                <w:proofErr w:type="spellStart"/>
                                <w:r>
                                  <w:t>untuk</w:t>
                                </w:r>
                                <w:proofErr w:type="spellEnd"/>
                                <w:r>
                                  <w:t xml:space="preserve"> update </w:t>
                                </w:r>
                                <w:proofErr w:type="spellStart"/>
                                <w:r>
                                  <w:t>provinsi</w:t>
                                </w:r>
                                <w:proofErr w:type="spellEnd"/>
                                <w:r>
                                  <w:t xml:space="preserve"> (body)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C9829F2" id="Text Box 35" o:spid="_x0000_s1036" type="#_x0000_t202" style="position:absolute;margin-left:0;margin-top:330pt;width:467.3pt;height:.05pt;z-index:2517002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" stroked="f">
                  <v:textbox style="mso-fit-shape-to-text:t" inset="0,0,0,0">
                    <w:txbxContent>
                      <w:p w14:paraId="594864B7" w14:textId="3E7A5714" w:rsidR="00EE5F97" w:rsidRPr="002B6642" w:rsidRDefault="00EE5F97" w:rsidP="00EE5F97">
                        <w:pPr>
                          <w:pStyle w:val="Caption"/>
                          <w:jc w:val="center"/>
                          <w:rPr>
                            <w:noProof/>
                          </w:rPr>
                          <w:pPrChange w:id="19" w:author="LENOVO" w:date="2018-06-26T21:01:00Z">
                            <w:pPr/>
                          </w:pPrChange>
                        </w:pPr>
                        <w:proofErr w:type="spellStart"/>
                        <w:ins w:id="20" w:author="LENOVO" w:date="2018-06-26T21:00:00Z">
                          <w:r>
                            <w:t>Gambar</w:t>
                          </w:r>
                          <w:proofErr w:type="spellEnd"/>
                          <w:r>
                            <w:t xml:space="preserve"> 12. </w:t>
                          </w:r>
                          <w:proofErr w:type="spellStart"/>
                          <w:r>
                            <w:t>Pengaksesa</w:t>
                          </w:r>
                          <w:bookmarkStart w:id="21" w:name="_GoBack"/>
                          <w:bookmarkEnd w:id="21"/>
                          <w:r>
                            <w:t>n</w:t>
                          </w:r>
                          <w:proofErr w:type="spellEnd"/>
                          <w:r>
                            <w:t xml:space="preserve"> web service </w:t>
                          </w:r>
                          <w:proofErr w:type="spellStart"/>
                          <w:r>
                            <w:t>untuk</w:t>
                          </w:r>
                          <w:proofErr w:type="spellEnd"/>
                          <w:r>
                            <w:t xml:space="preserve"> update </w:t>
                          </w:r>
                          <w:proofErr w:type="spellStart"/>
                          <w:r>
                            <w:t>provinsi</w:t>
                          </w:r>
                          <w:proofErr w:type="spellEnd"/>
                          <w:r>
                            <w:t xml:space="preserve"> (body)</w:t>
                          </w:r>
                        </w:ins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701248" behindDoc="0" locked="0" layoutInCell="1" allowOverlap="1" wp14:anchorId="2F61FA74" wp14:editId="65EF75E3">
              <wp:simplePos x="0" y="0"/>
              <wp:positionH relativeFrom="margin">
                <wp:align>right</wp:align>
              </wp:positionH>
              <wp:positionV relativeFrom="paragraph">
                <wp:posOffset>2557529</wp:posOffset>
              </wp:positionV>
              <wp:extent cx="5934710" cy="1552575"/>
              <wp:effectExtent l="0" t="0" r="8890" b="9525"/>
              <wp:wrapNone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710" cy="1552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2" w:author="LENOVO" w:date="2018-06-26T20:57:00Z">
        <w:r>
          <w:rPr>
            <w:noProof/>
          </w:rPr>
          <w:drawing>
            <wp:anchor distT="0" distB="0" distL="114300" distR="114300" simplePos="0" relativeHeight="251698176" behindDoc="0" locked="0" layoutInCell="1" allowOverlap="1" wp14:anchorId="6879F02E" wp14:editId="2D31B079">
              <wp:simplePos x="0" y="0"/>
              <wp:positionH relativeFrom="margin">
                <wp:posOffset>102870</wp:posOffset>
              </wp:positionH>
              <wp:positionV relativeFrom="paragraph">
                <wp:posOffset>635</wp:posOffset>
              </wp:positionV>
              <wp:extent cx="5934710" cy="2009775"/>
              <wp:effectExtent l="0" t="0" r="8890" b="9525"/>
              <wp:wrapNone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710" cy="2009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3" w:author="LENOVO" w:date="2018-06-26T20:5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97152" behindDoc="0" locked="0" layoutInCell="1" allowOverlap="1" wp14:anchorId="5984A6C7" wp14:editId="6CAD73A2">
                  <wp:simplePos x="0" y="0"/>
                  <wp:positionH relativeFrom="margin">
                    <wp:align>center</wp:align>
                  </wp:positionH>
                  <wp:positionV relativeFrom="paragraph">
                    <wp:posOffset>2087533</wp:posOffset>
                  </wp:positionV>
                  <wp:extent cx="6830695" cy="635"/>
                  <wp:effectExtent l="0" t="0" r="8255" b="0"/>
                  <wp:wrapNone/>
                  <wp:docPr id="33" name="Text Box 3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83069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9190AD" w14:textId="2D2F1DCA" w:rsidR="00F01AC6" w:rsidRPr="00D8127F" w:rsidRDefault="00F01AC6" w:rsidP="00EE5F97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  <w:pPrChange w:id="24" w:author="LENOVO" w:date="2018-06-26T20:58:00Z">
                                  <w:pPr>
                                    <w:pStyle w:val="ListParagraph"/>
                                    <w:numPr>
                                      <w:numId w:val="2"/>
                                    </w:numPr>
                                    <w:ind w:hanging="360"/>
                                  </w:pPr>
                                </w:pPrChange>
                              </w:pPr>
                              <w:proofErr w:type="spellStart"/>
                              <w:ins w:id="25" w:author="LENOVO" w:date="2018-06-26T20:58:00Z">
                                <w:r>
                                  <w:t>Gambar</w:t>
                                </w:r>
                                <w:proofErr w:type="spellEnd"/>
                                <w:r>
                                  <w:t xml:space="preserve"> 11. </w:t>
                                </w:r>
                                <w:proofErr w:type="spellStart"/>
                                <w:r>
                                  <w:t>Pengaksesan</w:t>
                                </w:r>
                                <w:proofErr w:type="spellEnd"/>
                                <w:r>
                                  <w:t xml:space="preserve"> web service </w:t>
                                </w:r>
                                <w:proofErr w:type="spellStart"/>
                                <w:r>
                                  <w:t>untuk</w:t>
                                </w:r>
                                <w:proofErr w:type="spellEnd"/>
                                <w:r>
                                  <w:t xml:space="preserve"> update </w:t>
                                </w:r>
                                <w:proofErr w:type="spellStart"/>
                                <w:r>
                                  <w:t>provinsi</w:t>
                                </w:r>
                                <w:proofErr w:type="spellEnd"/>
                                <w:r>
                                  <w:t xml:space="preserve"> (</w:t>
                                </w:r>
                                <w:proofErr w:type="spellStart"/>
                                <w:proofErr w:type="gramStart"/>
                                <w:r>
                                  <w:t>url,header</w:t>
                                </w:r>
                                <w:proofErr w:type="spellEnd"/>
                                <w:proofErr w:type="gramEnd"/>
                                <w:r w:rsidR="00EE5F97">
                                  <w:t xml:space="preserve"> </w:t>
                                </w:r>
                                <w:proofErr w:type="spellStart"/>
                                <w:r w:rsidR="00EE5F97">
                                  <w:t>dan</w:t>
                                </w:r>
                                <w:proofErr w:type="spellEnd"/>
                                <w:r w:rsidR="00EE5F97">
                                  <w:t xml:space="preserve"> response</w:t>
                                </w:r>
                                <w:r>
                                  <w:t>)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984A6C7" id="Text Box 33" o:spid="_x0000_s1037" type="#_x0000_t202" style="position:absolute;margin-left:0;margin-top:164.35pt;width:537.85pt;height:.0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" stroked="f">
                  <v:textbox style="mso-fit-shape-to-text:t" inset="0,0,0,0">
                    <w:txbxContent>
                      <w:p w14:paraId="259190AD" w14:textId="2D2F1DCA" w:rsidR="00F01AC6" w:rsidRPr="00D8127F" w:rsidRDefault="00F01AC6" w:rsidP="00EE5F97">
                        <w:pPr>
                          <w:pStyle w:val="Caption"/>
                          <w:jc w:val="center"/>
                          <w:rPr>
                            <w:noProof/>
                          </w:rPr>
                          <w:pPrChange w:id="26" w:author="LENOVO" w:date="2018-06-26T20:58:00Z">
                            <w:pPr>
                              <w:pStyle w:val="ListParagraph"/>
                              <w:numPr>
                                <w:numId w:val="2"/>
                              </w:numPr>
                              <w:ind w:hanging="360"/>
                            </w:pPr>
                          </w:pPrChange>
                        </w:pPr>
                        <w:proofErr w:type="spellStart"/>
                        <w:ins w:id="27" w:author="LENOVO" w:date="2018-06-26T20:58:00Z">
                          <w:r>
                            <w:t>Gambar</w:t>
                          </w:r>
                          <w:proofErr w:type="spellEnd"/>
                          <w:r>
                            <w:t xml:space="preserve"> 11. </w:t>
                          </w:r>
                          <w:proofErr w:type="spellStart"/>
                          <w:r>
                            <w:t>Pengaksesan</w:t>
                          </w:r>
                          <w:proofErr w:type="spellEnd"/>
                          <w:r>
                            <w:t xml:space="preserve"> web service </w:t>
                          </w:r>
                          <w:proofErr w:type="spellStart"/>
                          <w:r>
                            <w:t>untuk</w:t>
                          </w:r>
                          <w:proofErr w:type="spellEnd"/>
                          <w:r>
                            <w:t xml:space="preserve"> update </w:t>
                          </w:r>
                          <w:proofErr w:type="spellStart"/>
                          <w:r>
                            <w:t>provinsi</w:t>
                          </w:r>
                          <w:proofErr w:type="spellEnd"/>
                          <w:r>
                            <w:t xml:space="preserve"> (</w:t>
                          </w:r>
                          <w:proofErr w:type="spellStart"/>
                          <w:proofErr w:type="gramStart"/>
                          <w:r>
                            <w:t>url,header</w:t>
                          </w:r>
                          <w:proofErr w:type="spellEnd"/>
                          <w:proofErr w:type="gramEnd"/>
                          <w:r w:rsidR="00EE5F97">
                            <w:t xml:space="preserve"> </w:t>
                          </w:r>
                          <w:proofErr w:type="spellStart"/>
                          <w:r w:rsidR="00EE5F97">
                            <w:t>dan</w:t>
                          </w:r>
                          <w:proofErr w:type="spellEnd"/>
                          <w:r w:rsidR="00EE5F97">
                            <w:t xml:space="preserve"> response</w:t>
                          </w:r>
                          <w:r>
                            <w:t>)</w:t>
                          </w:r>
                        </w:ins>
                      </w:p>
                    </w:txbxContent>
                  </v:textbox>
                  <w10:wrap anchorx="margin"/>
                </v:shape>
              </w:pict>
            </mc:Fallback>
          </mc:AlternateContent>
        </w:r>
      </w:ins>
      <w:ins w:id="28" w:author="LENOVO" w:date="2018-06-26T20:47:00Z">
        <w:r w:rsidR="00F01AC6">
          <w:br w:type="page"/>
        </w:r>
      </w:ins>
    </w:p>
    <w:p w14:paraId="403F9106" w14:textId="2E0F0D5A" w:rsidR="00F01AC6" w:rsidRDefault="00F01AC6" w:rsidP="00F01AC6">
      <w:pPr>
        <w:pStyle w:val="ListParagraph"/>
        <w:pPrChange w:id="29" w:author="LENOVO" w:date="2018-06-26T20:47:00Z">
          <w:pPr>
            <w:pStyle w:val="ListParagraph"/>
            <w:numPr>
              <w:numId w:val="2"/>
            </w:numPr>
            <w:ind w:hanging="360"/>
          </w:pPr>
        </w:pPrChange>
      </w:pPr>
    </w:p>
    <w:p w14:paraId="1B7F2400" w14:textId="08D05AA4" w:rsidR="00F01AC6" w:rsidRDefault="0099496C" w:rsidP="0099496C">
      <w:pPr>
        <w:pStyle w:val="ListParagraph"/>
        <w:numPr>
          <w:ilvl w:val="0"/>
          <w:numId w:val="2"/>
        </w:numPr>
        <w:rPr>
          <w:ins w:id="30" w:author="LENOVO" w:date="2018-06-26T20:47:00Z"/>
        </w:rPr>
      </w:pPr>
      <w:r>
        <w:t xml:space="preserve">Delete </w:t>
      </w:r>
      <w:proofErr w:type="spellStart"/>
      <w:r>
        <w:t>Provinsi</w:t>
      </w:r>
      <w:proofErr w:type="spellEnd"/>
    </w:p>
    <w:p w14:paraId="3EE4BC96" w14:textId="719E3461" w:rsidR="00F01AC6" w:rsidRDefault="00EE5F97">
      <w:pPr>
        <w:rPr>
          <w:ins w:id="31" w:author="LENOVO" w:date="2018-06-26T20:47:00Z"/>
        </w:rPr>
      </w:pPr>
      <w:ins w:id="32" w:author="LENOVO" w:date="2018-06-26T21:0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4320" behindDoc="0" locked="0" layoutInCell="1" allowOverlap="1" wp14:anchorId="5D4C5DC7" wp14:editId="27AAEB3D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2061845</wp:posOffset>
                  </wp:positionV>
                  <wp:extent cx="5943600" cy="635"/>
                  <wp:effectExtent l="0" t="0" r="0" b="0"/>
                  <wp:wrapNone/>
                  <wp:docPr id="37" name="Text Box 3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94360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F02D80" w14:textId="363AC689" w:rsidR="00EE5F97" w:rsidRPr="001B0A0A" w:rsidRDefault="00EE5F97" w:rsidP="00EE5F97">
                              <w:pPr>
                                <w:pStyle w:val="Caption"/>
                                <w:rPr>
                                  <w:noProof/>
                                </w:rPr>
                                <w:pPrChange w:id="33" w:author="LENOVO" w:date="2018-06-26T21:02:00Z">
                                  <w:pPr/>
                                </w:pPrChange>
                              </w:pPr>
                              <w:proofErr w:type="spellStart"/>
                              <w:ins w:id="34" w:author="LENOVO" w:date="2018-06-26T21:02:00Z">
                                <w:r>
                                  <w:t>Gambar</w:t>
                                </w:r>
                                <w:proofErr w:type="spellEnd"/>
                                <w:r>
                                  <w:t xml:space="preserve"> 13. </w:t>
                                </w:r>
                                <w:proofErr w:type="spellStart"/>
                                <w:r>
                                  <w:t>Pengaksesan</w:t>
                                </w:r>
                                <w:proofErr w:type="spellEnd"/>
                                <w:r>
                                  <w:t xml:space="preserve"> web service </w:t>
                                </w:r>
                                <w:proofErr w:type="spellStart"/>
                                <w:r>
                                  <w:t>untuk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melakukan</w:t>
                                </w:r>
                                <w:proofErr w:type="spellEnd"/>
                                <w:r>
                                  <w:t xml:space="preserve"> delete </w:t>
                                </w:r>
                                <w:proofErr w:type="spellStart"/>
                                <w:r>
                                  <w:t>sebuah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provinsi</w:t>
                                </w:r>
                                <w:proofErr w:type="spellEnd"/>
                                <w:r>
                                  <w:t xml:space="preserve"> (status </w:t>
                                </w:r>
                                <w:proofErr w:type="spellStart"/>
                                <w:r>
                                  <w:t>berubah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menjadi</w:t>
                                </w:r>
                                <w:proofErr w:type="spellEnd"/>
                                <w:r>
                                  <w:t xml:space="preserve"> 0)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5D4C5DC7" id="Text Box 37" o:spid="_x0000_s1038" type="#_x0000_t202" style="position:absolute;margin-left:-.1pt;margin-top:162.35pt;width:468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" stroked="f">
                  <v:textbox style="mso-fit-shape-to-text:t" inset="0,0,0,0">
                    <w:txbxContent>
                      <w:p w14:paraId="74F02D80" w14:textId="363AC689" w:rsidR="00EE5F97" w:rsidRPr="001B0A0A" w:rsidRDefault="00EE5F97" w:rsidP="00EE5F97">
                        <w:pPr>
                          <w:pStyle w:val="Caption"/>
                          <w:rPr>
                            <w:noProof/>
                          </w:rPr>
                          <w:pPrChange w:id="35" w:author="LENOVO" w:date="2018-06-26T21:02:00Z">
                            <w:pPr/>
                          </w:pPrChange>
                        </w:pPr>
                        <w:proofErr w:type="spellStart"/>
                        <w:ins w:id="36" w:author="LENOVO" w:date="2018-06-26T21:02:00Z">
                          <w:r>
                            <w:t>Gambar</w:t>
                          </w:r>
                          <w:proofErr w:type="spellEnd"/>
                          <w:r>
                            <w:t xml:space="preserve"> 13. </w:t>
                          </w:r>
                          <w:proofErr w:type="spellStart"/>
                          <w:r>
                            <w:t>Pengaksesan</w:t>
                          </w:r>
                          <w:proofErr w:type="spellEnd"/>
                          <w:r>
                            <w:t xml:space="preserve"> web service </w:t>
                          </w:r>
                          <w:proofErr w:type="spellStart"/>
                          <w:r>
                            <w:t>untuk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melakukan</w:t>
                          </w:r>
                          <w:proofErr w:type="spellEnd"/>
                          <w:r>
                            <w:t xml:space="preserve"> delete </w:t>
                          </w:r>
                          <w:proofErr w:type="spellStart"/>
                          <w:r>
                            <w:t>sebuah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provinsi</w:t>
                          </w:r>
                          <w:proofErr w:type="spellEnd"/>
                          <w:r>
                            <w:t xml:space="preserve"> (status </w:t>
                          </w:r>
                          <w:proofErr w:type="spellStart"/>
                          <w:r>
                            <w:t>berubah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menjadi</w:t>
                          </w:r>
                          <w:proofErr w:type="spellEnd"/>
                          <w:r>
                            <w:t xml:space="preserve"> 0)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702272" behindDoc="0" locked="0" layoutInCell="1" allowOverlap="1" wp14:anchorId="5F7129D3" wp14:editId="68ABC59E">
              <wp:simplePos x="0" y="0"/>
              <wp:positionH relativeFrom="margin">
                <wp:posOffset>-1270</wp:posOffset>
              </wp:positionH>
              <wp:positionV relativeFrom="paragraph">
                <wp:posOffset>55341</wp:posOffset>
              </wp:positionV>
              <wp:extent cx="5943600" cy="1949450"/>
              <wp:effectExtent l="0" t="0" r="0" b="0"/>
              <wp:wrapNone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1949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37" w:author="LENOVO" w:date="2018-06-26T20:47:00Z">
        <w:r w:rsidR="00F01AC6">
          <w:br w:type="page"/>
        </w:r>
      </w:ins>
    </w:p>
    <w:p w14:paraId="080F2FAA" w14:textId="7755BD04" w:rsidR="0099496C" w:rsidRDefault="0099496C" w:rsidP="00F01AC6">
      <w:pPr>
        <w:pStyle w:val="ListParagraph"/>
        <w:pPrChange w:id="38" w:author="LENOVO" w:date="2018-06-26T20:47:00Z">
          <w:pPr>
            <w:pStyle w:val="ListParagraph"/>
            <w:numPr>
              <w:numId w:val="2"/>
            </w:numPr>
            <w:ind w:hanging="360"/>
          </w:pPr>
        </w:pPrChange>
      </w:pPr>
    </w:p>
    <w:p w14:paraId="7E748434" w14:textId="2F9123C9" w:rsidR="0099496C" w:rsidRPr="0099496C" w:rsidRDefault="00EE5F97" w:rsidP="0099496C">
      <w:pPr>
        <w:pStyle w:val="ListParagraph"/>
        <w:numPr>
          <w:ilvl w:val="0"/>
          <w:numId w:val="2"/>
        </w:numPr>
      </w:pPr>
      <w:ins w:id="39" w:author="LENOVO" w:date="2018-06-26T20:52:00Z">
        <w:r>
          <w:rPr>
            <w:noProof/>
          </w:rPr>
          <w:drawing>
            <wp:anchor distT="0" distB="0" distL="114300" distR="114300" simplePos="0" relativeHeight="251693056" behindDoc="0" locked="0" layoutInCell="1" allowOverlap="1" wp14:anchorId="58B1A4E4" wp14:editId="223C55F7">
              <wp:simplePos x="0" y="0"/>
              <wp:positionH relativeFrom="margin">
                <wp:posOffset>-335292</wp:posOffset>
              </wp:positionH>
              <wp:positionV relativeFrom="paragraph">
                <wp:posOffset>306118</wp:posOffset>
              </wp:positionV>
              <wp:extent cx="6831146" cy="3174521"/>
              <wp:effectExtent l="0" t="0" r="8255" b="6985"/>
              <wp:wrapNone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31146" cy="31745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40" w:author="LENOVO" w:date="2018-06-26T20:53:00Z">
        <w:r w:rsidR="00F01AC6">
          <w:rPr>
            <w:noProof/>
          </w:rPr>
          <mc:AlternateContent>
            <mc:Choice Requires="wps">
              <w:drawing>
                <wp:anchor distT="0" distB="0" distL="114300" distR="114300" simplePos="0" relativeHeight="251695104" behindDoc="0" locked="0" layoutInCell="1" allowOverlap="1" wp14:anchorId="2A4FA73A" wp14:editId="688AC954">
                  <wp:simplePos x="0" y="0"/>
                  <wp:positionH relativeFrom="column">
                    <wp:posOffset>-327660</wp:posOffset>
                  </wp:positionH>
                  <wp:positionV relativeFrom="paragraph">
                    <wp:posOffset>3547110</wp:posOffset>
                  </wp:positionV>
                  <wp:extent cx="6478270" cy="635"/>
                  <wp:effectExtent l="0" t="0" r="0" b="0"/>
                  <wp:wrapNone/>
                  <wp:docPr id="31" name="Text Box 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6478270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3C7340" w14:textId="71B35527" w:rsidR="00F01AC6" w:rsidRPr="00A86AE3" w:rsidRDefault="00F01AC6" w:rsidP="00F01AC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  <w:pPrChange w:id="41" w:author="LENOVO" w:date="2018-06-26T20:54:00Z">
                                  <w:pPr>
                                    <w:pStyle w:val="ListParagraph"/>
                                    <w:numPr>
                                      <w:numId w:val="2"/>
                                    </w:numPr>
                                    <w:ind w:hanging="360"/>
                                  </w:pPr>
                                </w:pPrChange>
                              </w:pPr>
                              <w:proofErr w:type="spellStart"/>
                              <w:ins w:id="42" w:author="LENOVO" w:date="2018-06-26T20:53:00Z">
                                <w:r>
                                  <w:t>Gambar</w:t>
                                </w:r>
                                <w:proofErr w:type="spellEnd"/>
                                <w:r>
                                  <w:t xml:space="preserve"> 1</w:t>
                                </w:r>
                              </w:ins>
                              <w:ins w:id="43" w:author="LENOVO" w:date="2018-06-26T21:04:00Z">
                                <w:r w:rsidR="00EE5F97">
                                  <w:t>4</w:t>
                                </w:r>
                              </w:ins>
                              <w:ins w:id="44" w:author="LENOVO" w:date="2018-06-26T20:53:00Z">
                                <w:r>
                                  <w:t xml:space="preserve">. </w:t>
                                </w:r>
                                <w:proofErr w:type="spellStart"/>
                                <w:r>
                                  <w:t>Pengaksesa</w:t>
                                </w:r>
                              </w:ins>
                              <w:ins w:id="45" w:author="LENOVO" w:date="2018-06-26T20:54:00Z">
                                <w:r>
                                  <w:t>n</w:t>
                                </w:r>
                                <w:proofErr w:type="spellEnd"/>
                                <w:r>
                                  <w:t xml:space="preserve"> web service </w:t>
                                </w:r>
                                <w:proofErr w:type="spellStart"/>
                                <w:r>
                                  <w:t>untuk</w:t>
                                </w:r>
                                <w:proofErr w:type="spellEnd"/>
                                <w:r>
                                  <w:t xml:space="preserve"> top up </w:t>
                                </w:r>
                                <w:proofErr w:type="spellStart"/>
                                <w:r>
                                  <w:t>saldo</w:t>
                                </w:r>
                                <w:proofErr w:type="spellEnd"/>
                                <w:r>
                                  <w:t xml:space="preserve"> user.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2A4FA73A" id="Text Box 31" o:spid="_x0000_s1039" type="#_x0000_t202" style="position:absolute;left:0;text-align:left;margin-left:-25.8pt;margin-top:279.3pt;width:510.1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kM5MAIAAGcEAAAOAAAAZHJzL2Uyb0RvYy54bWysVE1v2zAMvQ/YfxB0X5yPLS2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" stroked="f">
                  <v:textbox style="mso-fit-shape-to-text:t" inset="0,0,0,0">
                    <w:txbxContent>
                      <w:p w14:paraId="6E3C7340" w14:textId="71B35527" w:rsidR="00F01AC6" w:rsidRPr="00A86AE3" w:rsidRDefault="00F01AC6" w:rsidP="00F01AC6">
                        <w:pPr>
                          <w:pStyle w:val="Caption"/>
                          <w:jc w:val="center"/>
                          <w:rPr>
                            <w:noProof/>
                          </w:rPr>
                          <w:pPrChange w:id="46" w:author="LENOVO" w:date="2018-06-26T20:54:00Z">
                            <w:pPr>
                              <w:pStyle w:val="ListParagraph"/>
                              <w:numPr>
                                <w:numId w:val="2"/>
                              </w:numPr>
                              <w:ind w:hanging="360"/>
                            </w:pPr>
                          </w:pPrChange>
                        </w:pPr>
                        <w:proofErr w:type="spellStart"/>
                        <w:ins w:id="47" w:author="LENOVO" w:date="2018-06-26T20:53:00Z">
                          <w:r>
                            <w:t>Gambar</w:t>
                          </w:r>
                          <w:proofErr w:type="spellEnd"/>
                          <w:r>
                            <w:t xml:space="preserve"> 1</w:t>
                          </w:r>
                        </w:ins>
                        <w:ins w:id="48" w:author="LENOVO" w:date="2018-06-26T21:04:00Z">
                          <w:r w:rsidR="00EE5F97">
                            <w:t>4</w:t>
                          </w:r>
                        </w:ins>
                        <w:ins w:id="49" w:author="LENOVO" w:date="2018-06-26T20:53:00Z">
                          <w:r>
                            <w:t xml:space="preserve">. </w:t>
                          </w:r>
                          <w:proofErr w:type="spellStart"/>
                          <w:r>
                            <w:t>Pengaksesa</w:t>
                          </w:r>
                        </w:ins>
                        <w:ins w:id="50" w:author="LENOVO" w:date="2018-06-26T20:54:00Z">
                          <w:r>
                            <w:t>n</w:t>
                          </w:r>
                          <w:proofErr w:type="spellEnd"/>
                          <w:r>
                            <w:t xml:space="preserve"> web service </w:t>
                          </w:r>
                          <w:proofErr w:type="spellStart"/>
                          <w:r>
                            <w:t>untuk</w:t>
                          </w:r>
                          <w:proofErr w:type="spellEnd"/>
                          <w:r>
                            <w:t xml:space="preserve"> top up </w:t>
                          </w:r>
                          <w:proofErr w:type="spellStart"/>
                          <w:r>
                            <w:t>saldo</w:t>
                          </w:r>
                          <w:proofErr w:type="spellEnd"/>
                          <w:r>
                            <w:t xml:space="preserve"> user.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r w:rsidR="0099496C">
        <w:t>User Top Up</w:t>
      </w:r>
    </w:p>
    <w:sectPr w:rsidR="0099496C" w:rsidRPr="009949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CF58F3"/>
    <w:multiLevelType w:val="hybridMultilevel"/>
    <w:tmpl w:val="C616D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E3D2E"/>
    <w:multiLevelType w:val="hybridMultilevel"/>
    <w:tmpl w:val="1E6C9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ENOVO">
    <w15:presenceInfo w15:providerId="None" w15:userId="LENOV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8B3"/>
    <w:rsid w:val="00030DC3"/>
    <w:rsid w:val="00553802"/>
    <w:rsid w:val="006774E2"/>
    <w:rsid w:val="0099496C"/>
    <w:rsid w:val="00A65E01"/>
    <w:rsid w:val="00B85F96"/>
    <w:rsid w:val="00E838B3"/>
    <w:rsid w:val="00EE5F97"/>
    <w:rsid w:val="00F01AC6"/>
    <w:rsid w:val="00F56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69B31"/>
  <w15:chartTrackingRefBased/>
  <w15:docId w15:val="{5E0F489D-AB50-47F1-97FE-85FB72652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496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538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1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A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WL</dc:creator>
  <cp:keywords/>
  <dc:description/>
  <cp:lastModifiedBy>LENOVO</cp:lastModifiedBy>
  <cp:revision>3</cp:revision>
  <dcterms:created xsi:type="dcterms:W3CDTF">2018-06-26T11:07:00Z</dcterms:created>
  <dcterms:modified xsi:type="dcterms:W3CDTF">2018-06-26T14:04:00Z</dcterms:modified>
</cp:coreProperties>
</file>